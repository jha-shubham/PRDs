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Amazon Pay - Document with Track Changes</w:t>
      </w:r>
    </w:p>
    <w:p/>
    <w:p>
      <w:r>
        <w:t xml:space="preserve">Amazon Pay is a digital payments suite that unifies wallet, UPI, cards, EMI, and </w:t>
      </w:r>
      <w:ins w:id="1" w:author="reviewer-1" w:date="2026-04-30T10:00:00Z">
        <w:r>
          <w:rPr>
            <w:color w:val="1E8E3E"/>
          </w:rPr>
          <w:t xml:space="preserve">BNPL, </w:t>
        </w:r>
      </w:ins>
      <w:r>
        <w:t>rewards into a single experience.</w:t>
      </w:r>
    </w:p>
    <w:p>
      <w:r>
        <w:t xml:space="preserve">Security: two-factor authentication, </w:t>
      </w:r>
      <w:del w:id="2" w:author="reviewer-1" w:date="2026-04-30T10:05:00Z">
        <w:r>
          <w:rPr>
            <w:strike w:val="true"/>
            <w:color w:val="E81E1E"/>
          </w:rPr>
          <w:delText xml:space="preserve">primitive risk scoring</w:delText>
        </w:r>
      </w:del>
      <w:r>
        <w:t>, merchant verification, and proactive fraud detection.</w:t>
      </w:r>
    </w:p>
    <w:p>
      <w:r>
        <w:t>Alexa integration allows voice-initiated bill payments, balance checks, and UPI money transfers after secure voice confirmations. Business users can reconcile settlements, view reports, and integrate payment SDKs or APIs with sandbox testing. The platform provides dispute handling, refunds, and chargeback workflows with timely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